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14="http://schemas.microsoft.com/office/word/2010/wordml">
  <w:body>
    <w:p>
      <w:pPr>
        <w:pStyle w:val="Heading1"/>
      </w:pPr>
      <w:r>
        <w:rPr>
          <w:b/>
          <w:sz w:val="48"/>
        </w:rPr>
        <w:t xml:space="preserve">Comments and Tracked Changes</w:t>
      </w:r>
    </w:p>
    <w:p>
      <w:r>
        <w:t xml:space="preserve">This document exercises comment annotations and tracked change </w:t>
      </w:r>
      <w:r>
        <w:t xml:space="preserve">markup (insertions and deletions).</w:t>
      </w:r>
    </w:p>
    <w:p>
      <w:pPr>
        <w:pStyle w:val="Heading2"/>
      </w:pPr>
      <w:r>
        <w:rPr>
          <w:b/>
          <w:sz w:val="36"/>
        </w:rPr>
        <w:t xml:space="preserve">Commented Text</w:t>
      </w:r>
    </w:p>
    <w:p>
      <w:r>
        <w:t xml:space="preserve">This sentence has no comment. </w:t>
      </w:r>
      <w:commentRangeStart w:id="comment-1"/>
      <w:r>
        <w:t xml:space="preserve">This part has a comment attached.</w:t>
      </w:r>
      <w:commentRangeEnd w:id="comment-1"/>
      <w:r>
        <w:rPr>
          <w:rStyle w:val="CommentReference"/>
        </w:rPr>
        <w:commentReference w:id="comment-1"/>
      </w:r>
      <w:r>
        <w:t xml:space="preserve"> And this part is after the comment.</w:t>
      </w:r>
    </w:p>
    <w:p>
      <w:pPr>
        <w:pStyle w:val="Heading2"/>
      </w:pPr>
      <w:r>
        <w:rPr>
          <w:b/>
          <w:sz w:val="36"/>
        </w:rPr>
        <w:t xml:space="preserve">Tracked Insertion</w:t>
      </w:r>
    </w:p>
    <w:p>
      <w:r>
        <w:t xml:space="preserve">Original text before the insertion. </w:t>
      </w:r>
      <w:ins w:id="1001" w:author="Editor" w:date="2026-03-15T11:00:00Z">
        <w:r>
          <w:t xml:space="preserve">INSERTED TEXT HERE. </w:t>
        </w:r>
      </w:ins>
      <w:r>
        <w:t xml:space="preserve">Original text after the insertion.</w:t>
      </w:r>
    </w:p>
    <w:p>
      <w:pPr>
        <w:pStyle w:val="Heading2"/>
      </w:pPr>
      <w:r>
        <w:rPr>
          <w:b/>
          <w:sz w:val="36"/>
        </w:rPr>
        <w:t xml:space="preserve">Tracked Deletion</w:t>
      </w:r>
    </w:p>
    <w:p>
      <w:r>
        <w:t xml:space="preserve">Text before deletion. </w:t>
      </w:r>
      <w:del w:id="1002" w:author="Editor" w:date="2026-03-15T11:05:00Z">
        <w:r>
          <w:delText xml:space="preserve">THIS TEXT WAS DELETED. </w:delText>
        </w:r>
      </w:del>
      <w:r>
        <w:t xml:space="preserve">Text after deletion.</w:t>
      </w:r>
    </w:p>
    <w:p>
      <w:r>
        <w:t xml:space="preserve">Paragraph 1. Comments and review filler paragraph. This content is intentionally long enough to exercise line wrapping, paragraph spacing, and page flow across multiple pages.</w:t>
      </w:r>
    </w:p>
    <w:p>
      <w:r>
        <w:t xml:space="preserve">Paragraph 2. Comments and review filler paragraph. This content is intentionally long enough to exercise line wrapping, paragraph spacing, and page flow across multiple pages.</w:t>
      </w:r>
    </w:p>
    <w:p>
      <w:r>
        <w:t xml:space="preserve">Paragraph 3. Comments and review filler paragraph. This content is intentionally long enough to exercise line wrapping, paragraph spacing, and page flow across multiple pages.</w:t>
      </w:r>
    </w:p>
    <w:p>
      <w:r>
        <w:t xml:space="preserve">Paragraph 4. Comments and review filler paragraph. This content is intentionally long enough to exercise line wrapping, paragraph spacing, and page flow across multiple pages.</w:t>
      </w:r>
    </w:p>
    <w:p>
      <w:r>
        <w:t xml:space="preserve">Paragraph 5. Comments and review filler paragraph. This content is intentionally long enough to exercise line wrapping, paragraph spacing, and page flow across multiple pages.</w:t>
      </w:r>
    </w:p>
    <w:p>
      <w:r>
        <w:t xml:space="preserve">Paragraph 6. Comments and review filler paragraph. This content is intentionally long enough to exercise line wrapping, paragraph spacing, and page flow across multiple pages.</w:t>
      </w:r>
    </w:p>
    <w:p>
      <w:r>
        <w:t xml:space="preserve">Paragraph 7. Comments and review filler paragraph. This content is intentionally long enough to exercise line wrapping, paragraph spacing, and page flow across multiple pages.</w:t>
      </w:r>
    </w:p>
    <w:p>
      <w:r>
        <w:t xml:space="preserve">Paragraph 8. Comments and review filler paragraph. This content is intentionally long enough to exercise line wrapping, paragraph spacing, and page flow across multiple pages.</w:t>
      </w:r>
    </w:p>
    <w:p>
      <w:r>
        <w:t xml:space="preserve">Paragraph 9. Comments and review filler paragraph. This content is intentionally long enough to exercise line wrapping, paragraph spacing, and page flow across multiple pages.</w:t>
      </w:r>
    </w:p>
    <w:p>
      <w:r>
        <w:t xml:space="preserve">Paragraph 10. Comments and review filler paragraph. This content is intentionally long enough to exercise line wrapping, paragraph spacing, and page flow across multiple pages.</w:t>
      </w:r>
    </w:p>
    <w:p>
      <w:r>
        <w:t xml:space="preserve">Paragraph 11. Comments and review filler paragraph. This content is intentionally long enough to exercise line wrapping, paragraph spacing, and page flow across multiple pages.</w:t>
      </w:r>
    </w:p>
    <w:p>
      <w:r>
        <w:t xml:space="preserve">Paragraph 12. Comments and review filler paragraph. This content is intentionally long enough to exercise line wrapping, paragraph spacing, and page flow across multiple pages.</w:t>
      </w:r>
    </w:p>
    <w:p>
      <w:r>
        <w:t xml:space="preserve">Paragraph 13. Comments and review filler paragraph. This content is intentionally long enough to exercise line wrapping, paragraph spacing, and page flow across multiple pages.</w:t>
      </w:r>
    </w:p>
    <w:p>
      <w:r>
        <w:t xml:space="preserve">Paragraph 14. Comments and review filler paragraph. This content is intentionally long enough to exercise line wrapping, paragraph spacing, and page flow across multiple pages.</w:t>
      </w:r>
    </w:p>
    <w:p>
      <w:r>
        <w:t xml:space="preserve">Paragraph 15. Comments and review filler paragraph. This content is intentionally long enough to exercise line wrapping, paragraph spacing, and page flow across multiple pages.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Unknown">
    <w:p>
      <w:r>
        <w:t xml:space="preserve">Review: Please verify this claim.</w:t>
      </w:r>
    </w:p>
  </w:comment>
</w:comments>
</file>

<file path=word/styles.xml><?xml version="1.0" encoding="utf-8"?>
<w:styles xmlns:w="http://schemas.openxmlformats.org/wordprocessingml/2006/main" xmlns:r="http://schemas.openxmlformats.org/officeDocument/2006/relationships">
  <w:style w:type="paragraph" w:styleId="Heading1">
    <w:name w:val="Heading 1"/>
    <w:rPr>
      <w:b/>
      <w:sz w:val="48"/>
    </w:rPr>
  </w:style>
  <w:style w:type="paragraph" w:styleId="Heading2">
    <w:name w:val="Heading 2"/>
    <w:rPr>
      <w:b/>
      <w:sz w:val="3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Comments" Type="http://schemas.openxmlformats.org/officeDocument/2006/relationships/comments" Target="comment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Tier 3 Comments and Review</dc:title>
  <dc:creator>s1engine fidelity generator</dc:creator>
</cp:coreProperties>
</file>